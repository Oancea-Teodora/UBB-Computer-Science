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j6m03q9qu99" w:id="0"/>
      <w:bookmarkEnd w:id="0"/>
      <w:r w:rsidDel="00000000" w:rsidR="00000000" w:rsidRPr="00000000">
        <w:rPr>
          <w:rtl w:val="0"/>
        </w:rPr>
        <w:t xml:space="preserve">Exam details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PRELUNGITOR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BACK-UP la Proiect pt fiecare problemă (for safety)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 20’ (+5’ pt copiat subiectul) + break 5’ + P ?2h15’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 FINAL: mers la prof pt finalizarea notei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Teoretic CLOSED-BOOK nota &gt;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 subiecte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OOP: răspuns scurt și la obiect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Wildcards: completare tipuri </w:t>
      </w:r>
      <w:r w:rsidDel="00000000" w:rsidR="00000000" w:rsidRPr="00000000">
        <w:rPr>
          <w:rtl w:val="0"/>
        </w:rPr>
        <w:t xml:space="preserve">generice</w:t>
      </w:r>
      <w:r w:rsidDel="00000000" w:rsidR="00000000" w:rsidRPr="00000000">
        <w:rPr>
          <w:rtl w:val="0"/>
        </w:rPr>
        <w:t xml:space="preserve"> + JUSTIFICARE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Programming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Threads &amp; Sync Mechanisms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dacă îl termini mai repede, atunci te poți apuca de practic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Pratic OPEN-BOOK nota &gt; 5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1p oficiu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4.5p problema 1 una simpla (o nouă expresie/ un nou statement, care nu modifica program state)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4.5p problema 2 una mai complicata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-1.5p per problemă dacă nu ai GUI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compile/run errors =&gt; 0p =&gt; FAIL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RECOMANDARE: 2 proiecte separate pentru fiecare problemă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poți merge la baie/mânca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Probabilitate mare pt sync mechanism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ATENTIE la Datele Partajate (Data Racing)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RECOMANDARE: citit cursuri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Restanță: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 mărirea se face la ambele (fie notele din sesiune, fie cele din restanță)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fx0lhnhkly95" w:id="1"/>
      <w:bookmarkEnd w:id="1"/>
      <w:r w:rsidDel="00000000" w:rsidR="00000000" w:rsidRPr="00000000">
        <w:rPr>
          <w:rtl w:val="0"/>
        </w:rPr>
        <w:t xml:space="preserve">Questions Written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Bolded text</w:t>
      </w:r>
      <w:r w:rsidDel="00000000" w:rsidR="00000000" w:rsidRPr="00000000">
        <w:rPr>
          <w:rtl w:val="0"/>
        </w:rPr>
        <w:t xml:space="preserve"> - picat în subiectele anterioare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Normal text - din întrebări posibile din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arhiva aia buna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 -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6zcrwmvdegl4" w:id="2"/>
      <w:bookmarkEnd w:id="2"/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Compare checked vs. unchecked exceptions in Java.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Checked exceptions</w:t>
      </w:r>
      <w:r w:rsidDel="00000000" w:rsidR="00000000" w:rsidRPr="00000000">
        <w:rPr>
          <w:rtl w:val="0"/>
        </w:rPr>
        <w:t xml:space="preserve"> are exceptions thrown at compile-time and they must either be handled or specified in the method's signature using the keyword </w:t>
      </w:r>
      <w:r w:rsidDel="00000000" w:rsidR="00000000" w:rsidRPr="00000000">
        <w:rPr>
          <w:i w:val="1"/>
          <w:rtl w:val="0"/>
        </w:rPr>
        <w:t xml:space="preserve">throw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Unchecked exceptions</w:t>
      </w:r>
      <w:r w:rsidDel="00000000" w:rsidR="00000000" w:rsidRPr="00000000">
        <w:rPr>
          <w:rtl w:val="0"/>
        </w:rPr>
        <w:t xml:space="preserve"> are exceptions that are thrown during the run-time of a program and they are the result of a logical error.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Compare static vs non-static methods in Java.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b w:val="1"/>
          <w:u w:val="none"/>
        </w:rPr>
      </w:pPr>
      <w:commentRangeStart w:id="0"/>
      <w:r w:rsidDel="00000000" w:rsidR="00000000" w:rsidRPr="00000000">
        <w:rPr>
          <w:b w:val="1"/>
          <w:rtl w:val="0"/>
        </w:rPr>
        <w:t xml:space="preserve">Static methods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are declared using the keyword </w:t>
      </w:r>
      <w:r w:rsidDel="00000000" w:rsidR="00000000" w:rsidRPr="00000000">
        <w:rPr>
          <w:i w:val="1"/>
          <w:rtl w:val="0"/>
        </w:rPr>
        <w:t xml:space="preserve">static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are shared by all class instances. </w:t>
      </w:r>
      <w:r w:rsidDel="00000000" w:rsidR="00000000" w:rsidRPr="00000000">
        <w:rPr>
          <w:b w:val="1"/>
          <w:rtl w:val="0"/>
        </w:rPr>
        <w:t xml:space="preserve">Non-static methods</w:t>
      </w:r>
      <w:r w:rsidDel="00000000" w:rsidR="00000000" w:rsidRPr="00000000">
        <w:rPr>
          <w:rtl w:val="0"/>
        </w:rPr>
        <w:t xml:space="preserve"> perform read/write operations on the instance's fields (aka the non-static fields)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Compare static vs non-static fields in Java.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Static fields</w:t>
      </w:r>
      <w:r w:rsidDel="00000000" w:rsidR="00000000" w:rsidRPr="00000000">
        <w:rPr>
          <w:rtl w:val="0"/>
        </w:rPr>
        <w:t xml:space="preserve"> belong to the class, not to each individual object Meanwhile the values of </w:t>
      </w:r>
      <w:r w:rsidDel="00000000" w:rsidR="00000000" w:rsidRPr="00000000">
        <w:rPr>
          <w:b w:val="1"/>
          <w:rtl w:val="0"/>
        </w:rPr>
        <w:t xml:space="preserve">non-static fields</w:t>
      </w:r>
      <w:r w:rsidDel="00000000" w:rsidR="00000000" w:rsidRPr="00000000">
        <w:rPr>
          <w:rtl w:val="0"/>
        </w:rPr>
        <w:t xml:space="preserve"> are particular for each instance of a class. </w:t>
      </w:r>
      <w:r w:rsidDel="00000000" w:rsidR="00000000" w:rsidRPr="00000000">
        <w:rPr>
          <w:i w:val="1"/>
          <w:rtl w:val="0"/>
        </w:rPr>
        <w:t xml:space="preserve">For example: the class Dog contains a static field which denotes the number of Dog instances created and a non-static field which denotes the name for each instance of the Dog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Compare overriding vs overloading methods in Java.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Overriding</w:t>
      </w:r>
      <w:r w:rsidDel="00000000" w:rsidR="00000000" w:rsidRPr="00000000">
        <w:rPr>
          <w:rtl w:val="0"/>
        </w:rPr>
        <w:t xml:space="preserve"> happens when a child class implements a method with the same signature (name and parameters) and the same or a covariant return type as in the parent class. The method to be used is determined at run-time. Meanwhile, </w:t>
      </w:r>
      <w:r w:rsidDel="00000000" w:rsidR="00000000" w:rsidRPr="00000000">
        <w:rPr>
          <w:b w:val="1"/>
          <w:rtl w:val="0"/>
        </w:rPr>
        <w:t xml:space="preserve">overloading</w:t>
      </w:r>
      <w:r w:rsidDel="00000000" w:rsidR="00000000" w:rsidRPr="00000000">
        <w:rPr>
          <w:rtl w:val="0"/>
        </w:rPr>
        <w:t xml:space="preserve"> happens when two or more methods in the same class have the same name but different parameters. The method to be used is determined at compile-time.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Compare interfaces vs. classes in Java.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is a group of related properties and methods that describe an object, no initialization or implementation. Meanwhile, a </w:t>
      </w:r>
      <w:r w:rsidDel="00000000" w:rsidR="00000000" w:rsidRPr="00000000">
        <w:rPr>
          <w:b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is a blueprint from which we can create objects that share the same configuration properties and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vs abstract class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permits you to state functionality, but not implement it, a class can implement multiple interfaces. Meanwhile, an </w:t>
      </w:r>
      <w:r w:rsidDel="00000000" w:rsidR="00000000" w:rsidRPr="00000000">
        <w:rPr>
          <w:b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 permits you to make functionality that subclass can implement or override, a class can extend only one abstract class.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V2: </w:t>
      </w:r>
      <w:r w:rsidDel="00000000" w:rsidR="00000000" w:rsidRPr="00000000">
        <w:rPr>
          <w:b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 can contain only public abstract methods and support multiple inheritance. Meanwhile, </w:t>
      </w:r>
      <w:r w:rsidDel="00000000" w:rsidR="00000000" w:rsidRPr="00000000">
        <w:rPr>
          <w:b w:val="1"/>
          <w:rtl w:val="0"/>
        </w:rPr>
        <w:t xml:space="preserve">abstract classes</w:t>
      </w:r>
      <w:r w:rsidDel="00000000" w:rsidR="00000000" w:rsidRPr="00000000">
        <w:rPr>
          <w:rtl w:val="0"/>
        </w:rPr>
        <w:t xml:space="preserve"> can contain both abstract and concrete methods with all the access modifiers allowed and they </w:t>
      </w:r>
      <w:commentRangeStart w:id="1"/>
      <w:r w:rsidDel="00000000" w:rsidR="00000000" w:rsidRPr="00000000">
        <w:rPr>
          <w:rtl w:val="0"/>
        </w:rPr>
        <w:t xml:space="preserve">don’t support multiple inheritance.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an abstract class.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class which contains declared but not defined methods that must be implemented by any non-abstract subclass.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Primitive types vs Reference types.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440" w:hanging="360"/>
        <w:rPr>
          <w:u w:val="none"/>
        </w:rPr>
      </w:pPr>
      <w:commentRangeStart w:id="2"/>
      <w:r w:rsidDel="00000000" w:rsidR="00000000" w:rsidRPr="00000000">
        <w:rPr>
          <w:b w:val="1"/>
          <w:rtl w:val="0"/>
        </w:rPr>
        <w:t xml:space="preserve">Primitive data types</w:t>
      </w:r>
      <w:r w:rsidDel="00000000" w:rsidR="00000000" w:rsidRPr="00000000">
        <w:rPr>
          <w:rtl w:val="0"/>
        </w:rPr>
        <w:t xml:space="preserve"> are ?provided by a programming language most of the time. Meanwhile, </w:t>
      </w:r>
      <w:r w:rsidDel="00000000" w:rsidR="00000000" w:rsidRPr="00000000">
        <w:rPr>
          <w:b w:val="1"/>
          <w:rtl w:val="0"/>
        </w:rPr>
        <w:t xml:space="preserve">reference data data types</w:t>
      </w:r>
      <w:r w:rsidDel="00000000" w:rsidR="00000000" w:rsidRPr="00000000">
        <w:rPr>
          <w:rtl w:val="0"/>
        </w:rPr>
        <w:t xml:space="preserve"> are pointers which do not hold their values but are also used with objects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Primitive data types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 values (boolean, numbers, char) on the stack. Meanwhile, </w:t>
      </w:r>
      <w:r w:rsidDel="00000000" w:rsidR="00000000" w:rsidRPr="00000000">
        <w:rPr>
          <w:b w:val="1"/>
          <w:rtl w:val="0"/>
        </w:rPr>
        <w:t xml:space="preserve">reference data types</w:t>
      </w:r>
      <w:r w:rsidDel="00000000" w:rsidR="00000000" w:rsidRPr="00000000">
        <w:rPr>
          <w:rtl w:val="0"/>
        </w:rPr>
        <w:t xml:space="preserve"> store on the stack references to objects allocated on the heap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buffer, buffer operation stream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threads and processes.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a segment of a process that can run concurrently with other threads that belong to the same process (same memory space)</w:t>
      </w:r>
      <w:r w:rsidDel="00000000" w:rsidR="00000000" w:rsidRPr="00000000">
        <w:rPr>
          <w:b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is a program in execution (different memory space for each process).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v2: </w:t>
      </w:r>
      <w:r w:rsidDel="00000000" w:rsidR="00000000" w:rsidRPr="00000000">
        <w:rPr>
          <w:b w:val="1"/>
          <w:rtl w:val="0"/>
        </w:rPr>
        <w:t xml:space="preserve">Threads </w:t>
      </w:r>
      <w:r w:rsidDel="00000000" w:rsidR="00000000" w:rsidRPr="00000000">
        <w:rPr>
          <w:rtl w:val="0"/>
        </w:rPr>
        <w:t xml:space="preserve">(called lightweight processes) are the units that are scheduled by the system for executing on the processor and they share a process' resources.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v3: A </w:t>
      </w:r>
      <w:r w:rsidDel="00000000" w:rsidR="00000000" w:rsidRPr="00000000">
        <w:rPr>
          <w:b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is a particular execution path of a process. 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multithreading?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ability of the CPU to execute multiple threads independently at the same time, but sharing the process resources simultaneously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v2: having multiple flows of controls within a program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states of a thread.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- not stated </w:t>
      </w:r>
      <w:commentRangeStart w:id="3"/>
      <w:r w:rsidDel="00000000" w:rsidR="00000000" w:rsidRPr="00000000">
        <w:rPr>
          <w:rtl w:val="0"/>
        </w:rPr>
        <w:t xml:space="preserve">//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i w:val="1"/>
          <w:rtl w:val="0"/>
        </w:rPr>
        <w:t xml:space="preserve">new Thread()</w:t>
      </w:r>
      <w:r w:rsidDel="00000000" w:rsidR="00000000" w:rsidRPr="00000000">
        <w:rPr>
          <w:rtl w:val="0"/>
        </w:rPr>
        <w:t xml:space="preserve">, but before </w:t>
      </w:r>
      <w:r w:rsidDel="00000000" w:rsidR="00000000" w:rsidRPr="00000000">
        <w:rPr>
          <w:i w:val="1"/>
          <w:rtl w:val="0"/>
        </w:rPr>
        <w:t xml:space="preserve">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RUNNABLE - executing // after </w:t>
      </w:r>
      <w:r w:rsidDel="00000000" w:rsidR="00000000" w:rsidRPr="00000000">
        <w:rPr>
          <w:i w:val="1"/>
          <w:rtl w:val="0"/>
        </w:rPr>
        <w:t xml:space="preserve">start()</w:t>
      </w:r>
      <w:r w:rsidDel="00000000" w:rsidR="00000000" w:rsidRPr="00000000">
        <w:rPr>
          <w:rtl w:val="0"/>
        </w:rPr>
        <w:t xml:space="preserve">, when running or ready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BLOCKED - waiting for a monitor lock // blocked by a monitor or a synchronized method/block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WAITING - waiting for another thread's notify // state achieved by calling </w:t>
      </w:r>
      <w:r w:rsidDel="00000000" w:rsidR="00000000" w:rsidRPr="00000000">
        <w:rPr>
          <w:i w:val="1"/>
          <w:rtl w:val="0"/>
        </w:rPr>
        <w:t xml:space="preserve">wait()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WAITING - same as above, but specified // state achieved by calling </w:t>
      </w:r>
      <w:r w:rsidDel="00000000" w:rsidR="00000000" w:rsidRPr="00000000">
        <w:rPr>
          <w:i w:val="1"/>
          <w:rtl w:val="0"/>
        </w:rPr>
        <w:t xml:space="preserve">sleep(time)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wait(time)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rtl w:val="0"/>
        </w:rPr>
        <w:t xml:space="preserve">join(time)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TERMINATED - finished its state // complete execution or after </w:t>
      </w:r>
      <w:r w:rsidDel="00000000" w:rsidR="00000000" w:rsidRPr="00000000">
        <w:rPr>
          <w:i w:val="1"/>
          <w:rtl w:val="0"/>
        </w:rPr>
        <w:t xml:space="preserve">stop()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Thread synchronization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capability to control the access of multiple threads to any shared resource, because this can produce inconsistent results (or race condition); sync is needed for reliable communication between threads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v2: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monitor model?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u w:val="none"/>
        </w:rPr>
      </w:pPr>
      <w:commentRangeStart w:id="4"/>
      <w:r w:rsidDel="00000000" w:rsidR="00000000" w:rsidRPr="00000000">
        <w:rPr>
          <w:rtl w:val="0"/>
        </w:rPr>
        <w:t xml:space="preserve">sync construct that allows threads to have mutual exclusion - an ability to wait for a certain condition to become false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event-driven programming?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c1iczil6ngz" w:id="3"/>
      <w:bookmarkEnd w:id="3"/>
      <w:r w:rsidDel="00000000" w:rsidR="00000000" w:rsidRPr="00000000">
        <w:rPr>
          <w:rtl w:val="0"/>
        </w:rPr>
        <w:t xml:space="preserve">Problem 2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b w:val="1"/>
        </w:rPr>
      </w:pPr>
      <w:commentRangeStart w:id="5"/>
      <w:r w:rsidDel="00000000" w:rsidR="00000000" w:rsidRPr="00000000">
        <w:rPr>
          <w:b w:val="1"/>
          <w:rtl w:val="0"/>
        </w:rPr>
        <w:t xml:space="preserve">Streams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filter(Predicate) // example: stream.filter( item -&gt; item.startsWith("o")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</w:t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// example: .map( item -&gt; item.toUpperCase()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Reduce</w:t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// </w:t>
      </w:r>
      <w:commentRangeStart w:id="6"/>
      <w:r w:rsidDel="00000000" w:rsidR="00000000" w:rsidRPr="00000000">
        <w:rPr>
          <w:rtl w:val="0"/>
        </w:rPr>
        <w:t xml:space="preserve">example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: .reduce((acc, item) -&gt; acc + " " + item); .reduce("", (acc, item) -&gt; acc + " " + 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Collect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// example: .collect(Collectors.toList()); .collect(Collectors.averagingInt(p ‐&gt; p.age));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methods</w:t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05D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limit(n)</w:t>
      </w:r>
    </w:p>
    <w:p w:rsidR="00000000" w:rsidDel="00000000" w:rsidP="00000000" w:rsidRDefault="00000000" w:rsidRPr="00000000" w14:paraId="0000005E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skip(n)</w:t>
      </w:r>
    </w:p>
    <w:p w:rsidR="00000000" w:rsidDel="00000000" w:rsidP="00000000" w:rsidRDefault="00000000" w:rsidRPr="00000000" w14:paraId="0000005F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min()/max()</w:t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IfPresent(Predicate)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4if25gcn9ny4" w:id="4"/>
      <w:bookmarkEnd w:id="4"/>
      <w:r w:rsidDel="00000000" w:rsidR="00000000" w:rsidRPr="00000000">
        <w:rPr>
          <w:rtl w:val="0"/>
        </w:rPr>
        <w:t xml:space="preserve">Problem 3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b w:val="1"/>
        </w:rPr>
      </w:pPr>
      <w:commentRangeStart w:id="7"/>
      <w:r w:rsidDel="00000000" w:rsidR="00000000" w:rsidRPr="00000000">
        <w:rPr>
          <w:b w:val="1"/>
          <w:rtl w:val="0"/>
        </w:rPr>
        <w:t xml:space="preserve">Generics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b w:val="1"/>
          <w:rtl w:val="0"/>
        </w:rPr>
        <w:t xml:space="preserve">/</w:t>
      </w:r>
      <w:commentRangeStart w:id="8"/>
      <w:r w:rsidDel="00000000" w:rsidR="00000000" w:rsidRPr="00000000">
        <w:rPr>
          <w:b w:val="1"/>
          <w:rtl w:val="0"/>
        </w:rPr>
        <w:t xml:space="preserve">Wildcards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Given the following four classes in Java class A {...} class B extends A {...} class C extends A {...} class Amain { …</w:t>
      </w:r>
    </w:p>
    <w:p w:rsidR="00000000" w:rsidDel="00000000" w:rsidP="00000000" w:rsidRDefault="00000000" w:rsidRPr="00000000" w14:paraId="00000065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most specific signatures for … such that the program is correct. If it is not possible, justify.</w:t>
      </w:r>
    </w:p>
    <w:p w:rsidR="00000000" w:rsidDel="00000000" w:rsidP="00000000" w:rsidRDefault="00000000" w:rsidRPr="00000000" w14:paraId="00000066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Discuss line by line the correctness of the above program.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ind w:left="1440" w:hanging="360"/>
        <w:rPr>
          <w:u w:val="none"/>
        </w:rPr>
      </w:pPr>
      <w:commentRangeStart w:id="9"/>
      <w:r w:rsidDel="00000000" w:rsidR="00000000" w:rsidRPr="00000000">
        <w:rPr>
          <w:rtl w:val="0"/>
        </w:rPr>
        <w:t xml:space="preserve">In/Correctness wildcards types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Arraylist&lt;?&gt; wildlist; …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Threads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CyclicBarrier in Java.</w:t>
      </w:r>
    </w:p>
    <w:p w:rsidR="00000000" w:rsidDel="00000000" w:rsidP="00000000" w:rsidRDefault="00000000" w:rsidRPr="00000000" w14:paraId="0000006B">
      <w:pPr>
        <w:numPr>
          <w:ilvl w:val="2"/>
          <w:numId w:val="12"/>
        </w:numPr>
        <w:ind w:left="2160" w:hanging="360"/>
      </w:pPr>
      <w:r w:rsidDel="00000000" w:rsidR="00000000" w:rsidRPr="00000000">
        <w:rPr>
          <w:rtl w:val="0"/>
        </w:rPr>
        <w:t xml:space="preserve">a synchronization mechanism initialized with a given number that tells how many threads will block at calling </w:t>
      </w:r>
      <w:r w:rsidDel="00000000" w:rsidR="00000000" w:rsidRPr="00000000">
        <w:rPr>
          <w:i w:val="1"/>
          <w:rtl w:val="0"/>
        </w:rPr>
        <w:t xml:space="preserve">await()</w:t>
      </w:r>
      <w:r w:rsidDel="00000000" w:rsidR="00000000" w:rsidRPr="00000000">
        <w:rPr>
          <w:rtl w:val="0"/>
        </w:rPr>
        <w:t xml:space="preserve"> until they are all released </w:t>
      </w:r>
    </w:p>
    <w:p w:rsidR="00000000" w:rsidDel="00000000" w:rsidP="00000000" w:rsidRDefault="00000000" w:rsidRPr="00000000" w14:paraId="0000006C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v2: synchronization mechanism in which threads wait at a barrier by calling </w:t>
      </w:r>
      <w:r w:rsidDel="00000000" w:rsidR="00000000" w:rsidRPr="00000000">
        <w:rPr>
          <w:i w:val="1"/>
          <w:rtl w:val="0"/>
        </w:rPr>
        <w:t xml:space="preserve">await()</w:t>
      </w:r>
      <w:r w:rsidDel="00000000" w:rsidR="00000000" w:rsidRPr="00000000">
        <w:rPr>
          <w:rtl w:val="0"/>
        </w:rPr>
        <w:t xml:space="preserve"> until N threads reach it, point at which they are 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CountDownLatch in Java.</w:t>
      </w:r>
    </w:p>
    <w:p w:rsidR="00000000" w:rsidDel="00000000" w:rsidP="00000000" w:rsidRDefault="00000000" w:rsidRPr="00000000" w14:paraId="0000006E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synchronization mechanism initialized with a given count. Threads block by calling </w:t>
      </w:r>
      <w:r w:rsidDel="00000000" w:rsidR="00000000" w:rsidRPr="00000000">
        <w:rPr>
          <w:i w:val="1"/>
          <w:rtl w:val="0"/>
        </w:rPr>
        <w:t xml:space="preserve">await()</w:t>
      </w:r>
      <w:r w:rsidDel="00000000" w:rsidR="00000000" w:rsidRPr="00000000">
        <w:rPr>
          <w:rtl w:val="0"/>
        </w:rPr>
        <w:t xml:space="preserve"> until the count is decremented to 0 by calling </w:t>
      </w:r>
      <w:r w:rsidDel="00000000" w:rsidR="00000000" w:rsidRPr="00000000">
        <w:rPr>
          <w:i w:val="1"/>
          <w:rtl w:val="0"/>
        </w:rPr>
        <w:t xml:space="preserve">countDown()</w:t>
      </w:r>
      <w:r w:rsidDel="00000000" w:rsidR="00000000" w:rsidRPr="00000000">
        <w:rPr>
          <w:rtl w:val="0"/>
        </w:rPr>
        <w:t xml:space="preserve">.</w:t>
      </w:r>
      <w:ins w:author="robi nistor" w:id="0" w:date="2022-01-30T20:24:54Z">
        <w:r w:rsidDel="00000000" w:rsidR="00000000" w:rsidRPr="00000000">
          <w:rPr>
            <w:rtl w:val="0"/>
          </w:rPr>
          <w:tab/>
          <w:t xml:space="preserve">`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v2: a sync mechanism based on a counter that tells how many threads have to reach a certain point in their execution in order for all of them to be released.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Semaphore in Java.</w:t>
      </w:r>
    </w:p>
    <w:p w:rsidR="00000000" w:rsidDel="00000000" w:rsidP="00000000" w:rsidRDefault="00000000" w:rsidRPr="00000000" w14:paraId="00000071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gives access to resources through the use of a counter; if the counter is "+0" access is allowed, otherwise not; the counter counts permits that allow access; thus to access a resource a permit must be granted to a thread from the semaphore</w:t>
      </w:r>
    </w:p>
    <w:p w:rsidR="00000000" w:rsidDel="00000000" w:rsidP="00000000" w:rsidRDefault="00000000" w:rsidRPr="00000000" w14:paraId="00000072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v2: a counting semaphore initialized with a number of "permits".  Threads can "acquire" permits if they are available and then "release"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Java thread.</w:t>
      </w:r>
    </w:p>
    <w:p w:rsidR="00000000" w:rsidDel="00000000" w:rsidP="00000000" w:rsidRDefault="00000000" w:rsidRPr="00000000" w14:paraId="00000074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thread is a single sequential flow of control within a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an Atomic Variable in Java.</w:t>
      </w:r>
    </w:p>
    <w:p w:rsidR="00000000" w:rsidDel="00000000" w:rsidP="00000000" w:rsidRDefault="00000000" w:rsidRPr="00000000" w14:paraId="00000076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heavy use of compare and swap, faster than locks, Atomic Boolean/Integer/…</w:t>
      </w:r>
    </w:p>
    <w:p w:rsidR="00000000" w:rsidDel="00000000" w:rsidP="00000000" w:rsidRDefault="00000000" w:rsidRPr="00000000" w14:paraId="00000077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v2: a class which uses the compare-and-swap instruction and provides atomic implementations for its (read/write) operations. Example: AtomicBoolean, AtomicInteger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Java Lock.</w:t>
      </w:r>
    </w:p>
    <w:p w:rsidR="00000000" w:rsidDel="00000000" w:rsidP="00000000" w:rsidRDefault="00000000" w:rsidRPr="00000000" w14:paraId="00000079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thread synchronization mechanism similar to synchronized blocks</w:t>
      </w:r>
    </w:p>
    <w:p w:rsidR="00000000" w:rsidDel="00000000" w:rsidP="00000000" w:rsidRDefault="00000000" w:rsidRPr="00000000" w14:paraId="0000007A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v2:  a synchronization mechanism in which when a thread reaches a critical section, it "acquires" a lock (given that it is available) that can be holded by a single thread at a given time and all threads that try to enter the critical section by acquiring the lock will wait there until the lock is released by the thread holding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ExecutorService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asynchronous execution mechanism which is capable of executing tasks in the background; an implementation of ThreadPool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ForkJoinPool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 to ExecutorService, implements work-stealing strategy: ∀ time a running thread has to wait for some result, the thread removes the current thread from the work queue and executes some other task ready to run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BlockingQueue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synchronization mechanism which deals with the producer-consumer type of problems in different ways, depending on the handling of the production/consumption.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xw0aqd3c3orl" w:id="5"/>
      <w:bookmarkEnd w:id="5"/>
      <w:r w:rsidDel="00000000" w:rsidR="00000000" w:rsidRPr="00000000">
        <w:rPr>
          <w:rtl w:val="0"/>
        </w:rPr>
        <w:t xml:space="preserve">To Dos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TEORETIC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Materie</w:t>
      </w:r>
    </w:p>
    <w:p w:rsidR="00000000" w:rsidDel="00000000" w:rsidP="00000000" w:rsidRDefault="00000000" w:rsidRPr="00000000" w14:paraId="0000008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OOP</w:t>
      </w:r>
    </w:p>
    <w:p w:rsidR="00000000" w:rsidDel="00000000" w:rsidP="00000000" w:rsidRDefault="00000000" w:rsidRPr="00000000" w14:paraId="0000008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FP - Filter, Map, Reduce, Collect</w:t>
      </w:r>
    </w:p>
    <w:p w:rsidR="00000000" w:rsidDel="00000000" w:rsidP="00000000" w:rsidRDefault="00000000" w:rsidRPr="00000000" w14:paraId="00000087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GENERICS/WILDCARDS</w:t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THREADS &amp; SYNC MECHANISMS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Generics/</w:t>
      </w:r>
      <w:r w:rsidDel="00000000" w:rsidR="00000000" w:rsidRPr="00000000">
        <w:rPr>
          <w:rtl w:val="0"/>
        </w:rPr>
        <w:t xml:space="preserve">Wildcards: Java For Dummies, thinking in java, YT</w:t>
      </w:r>
    </w:p>
    <w:p w:rsidR="00000000" w:rsidDel="00000000" w:rsidP="00000000" w:rsidRDefault="00000000" w:rsidRPr="00000000" w14:paraId="0000008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 yourself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pdf of practic </w:t>
      </w:r>
      <w:commentRangeStart w:id="10"/>
      <w:r w:rsidDel="00000000" w:rsidR="00000000" w:rsidRPr="00000000">
        <w:rPr>
          <w:rtl w:val="0"/>
        </w:rPr>
        <w:t xml:space="preserve">subjects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Problem 1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tblGridChange w:id="0">
          <w:tblGrid>
            <w:gridCol w:w="880"/>
            <w:gridCol w:w="880"/>
            <w:gridCol w:w="880"/>
            <w:gridCol w:w="880"/>
            <w:gridCol w:w="880"/>
            <w:gridCol w:w="880"/>
            <w:gridCol w:w="880"/>
            <w:gridCol w:w="880"/>
            <w:gridCol w:w="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CyclicBarrier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Semaphore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CountDownLatch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11"/>
            <w:r w:rsidDel="00000000" w:rsidR="00000000" w:rsidRPr="00000000">
              <w:rPr>
                <w:rtl w:val="0"/>
              </w:rPr>
              <w:t xml:space="preserve">CountSemaphore</w:t>
            </w:r>
            <w:commentRangeEnd w:id="11"/>
            <w:r w:rsidDel="00000000" w:rsidR="00000000" w:rsidRPr="00000000">
              <w:commentReference w:id="1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Problem 2</w:t>
      </w:r>
    </w:p>
    <w:tbl>
      <w:tblPr>
        <w:tblStyle w:val="Table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tblGridChange w:id="0">
          <w:tblGrid>
            <w:gridCol w:w="880"/>
            <w:gridCol w:w="880"/>
            <w:gridCol w:w="880"/>
            <w:gridCol w:w="880"/>
            <w:gridCol w:w="880"/>
            <w:gridCol w:w="880"/>
            <w:gridCol w:w="880"/>
            <w:gridCol w:w="880"/>
            <w:gridCol w:w="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 … 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Cond.Assign.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write a table of correspondence for statements how they look and how they are written</w:t>
      </w:r>
      <w:r w:rsidDel="00000000" w:rsidR="00000000" w:rsidRPr="00000000">
        <w:rPr>
          <w:rtl w:val="0"/>
        </w:rPr>
        <w:t xml:space="preserve"> useless</w:t>
      </w:r>
    </w:p>
    <w:tbl>
      <w:tblPr>
        <w:tblStyle w:val="Table3"/>
        <w:tblW w:w="1182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9645"/>
        <w:tblGridChange w:id="0">
          <w:tblGrid>
            <w:gridCol w:w="2175"/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sz w:val="10"/>
                <w:szCs w:val="10"/>
                <w:rtl w:val="0"/>
              </w:rPr>
              <w:t xml:space="preserve">In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sz w:val="10"/>
                <w:szCs w:val="10"/>
                <w:rtl w:val="0"/>
              </w:rPr>
              <w:t xml:space="preserve">In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int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VariableDeclarationStatement(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IntType.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a782bb"/>
                <w:sz w:val="10"/>
                <w:szCs w:val="10"/>
                <w:shd w:fill="1c1c1c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v=3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AssignmentStatement(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print(v)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PrintStatement(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VariableExpression(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a=2+3*5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AssignmentStatement(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ArithmeticExpression(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"+"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ArithmeticExpression(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"*"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        )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)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IF(a)THEN(v=2)ELSE(v=3)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IfStatement(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VariableExpression(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AssignmentStatement(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AssignmentStatement(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ValueExpression(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IntValue(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10"/>
                <w:szCs w:val="10"/>
                <w:shd w:fill="1c1c1c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openRFile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(varf)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openRFileStatement(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VariableExpression(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"varf"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readFile(varf, 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readFileStatement(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VariableExpression(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"varf"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closeFIle(varf)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closeRFileStatement(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10"/>
                <w:szCs w:val="10"/>
                <w:shd w:fill="1c1c1c" w:val="clear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VariableExpression(</w:t>
            </w:r>
            <w:r w:rsidDel="00000000" w:rsidR="00000000" w:rsidRPr="00000000">
              <w:rPr>
                <w:rFonts w:ascii="Courier New" w:cs="Courier New" w:eastAsia="Courier New" w:hAnsi="Courier New"/>
                <w:color w:val="8ea765"/>
                <w:sz w:val="10"/>
                <w:szCs w:val="10"/>
                <w:shd w:fill="1c1c1c" w:val="clear"/>
                <w:rtl w:val="0"/>
              </w:rPr>
              <w:t xml:space="preserve">"varf"</w:t>
            </w:r>
            <w:r w:rsidDel="00000000" w:rsidR="00000000" w:rsidRPr="00000000">
              <w:rPr>
                <w:rFonts w:ascii="Courier New" w:cs="Courier New" w:eastAsia="Courier New" w:hAnsi="Courier New"/>
                <w:color w:val="cfd2d5"/>
                <w:sz w:val="10"/>
                <w:szCs w:val="10"/>
                <w:shd w:fill="1c1c1c" w:val="clear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ind w:left="1440" w:hanging="360"/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Test log files for GUI: set default to enabled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Test it again (also for multiple ProgramStates)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TYPECHECKER Error POP-up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[Interpreter.oneStepForAllPrograms] failed: java.lang.Exception: ProgramState's ExecutionStack is empty! on last example</w:t>
      </w:r>
      <w:r w:rsidDel="00000000" w:rsidR="00000000" w:rsidRPr="00000000">
        <w:rPr>
          <w:rtl w:val="0"/>
        </w:rPr>
        <w:t xml:space="preserve"> remove completed in oneStepForAllPrograms()</w:t>
      </w:r>
    </w:p>
    <w:p w:rsidR="00000000" w:rsidDel="00000000" w:rsidP="00000000" w:rsidRDefault="00000000" w:rsidRPr="00000000" w14:paraId="000000E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thread IDs inside a program on last example</w:t>
      </w:r>
      <w:r w:rsidDel="00000000" w:rsidR="00000000" w:rsidRPr="00000000">
        <w:rPr>
          <w:rtl w:val="0"/>
        </w:rPr>
        <w:t xml:space="preserve"> rethink ProgramState</w:t>
      </w:r>
    </w:p>
    <w:p w:rsidR="00000000" w:rsidDel="00000000" w:rsidP="00000000" w:rsidRDefault="00000000" w:rsidRPr="00000000" w14:paraId="000000E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Concurrency</w:t>
      </w:r>
    </w:p>
    <w:p w:rsidR="00000000" w:rsidDel="00000000" w:rsidP="00000000" w:rsidRDefault="00000000" w:rsidRPr="00000000" w14:paraId="000000E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Check for problems</w:t>
      </w:r>
    </w:p>
    <w:p w:rsidR="00000000" w:rsidDel="00000000" w:rsidP="00000000" w:rsidRDefault="00000000" w:rsidRPr="00000000" w14:paraId="000000E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CONCURRENT COLLECTIONS</w:t>
      </w:r>
    </w:p>
    <w:p w:rsidR="00000000" w:rsidDel="00000000" w:rsidP="00000000" w:rsidRDefault="00000000" w:rsidRPr="00000000" w14:paraId="000000E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ATOMIC VARIABLES</w:t>
      </w:r>
    </w:p>
    <w:p w:rsidR="00000000" w:rsidDel="00000000" w:rsidP="00000000" w:rsidRDefault="00000000" w:rsidRPr="00000000" w14:paraId="000000E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v=0;while(v&lt;=3) {(fork(print v);v=v-1);v=v+1};</w:t>
      </w:r>
    </w:p>
    <w:p w:rsidR="00000000" w:rsidDel="00000000" w:rsidP="00000000" w:rsidRDefault="00000000" w:rsidRPr="00000000" w14:paraId="000000E6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fork multiple times : fork + fork, fork + while, while + fork</w:t>
      </w:r>
    </w:p>
    <w:p w:rsidR="00000000" w:rsidDel="00000000" w:rsidP="00000000" w:rsidRDefault="00000000" w:rsidRPr="00000000" w14:paraId="000000E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the 4 sync mechanisms: CountDownLatch, Lock, CyclicBarrier, Semaphore</w:t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other Expressions/Statements from Arhiva aia buna</w:t>
      </w:r>
    </w:p>
    <w:p w:rsidR="00000000" w:rsidDel="00000000" w:rsidP="00000000" w:rsidRDefault="00000000" w:rsidRPr="00000000" w14:paraId="000000E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i1p2jrfikoqx" w:id="6"/>
      <w:bookmarkEnd w:id="6"/>
      <w:r w:rsidDel="00000000" w:rsidR="00000000" w:rsidRPr="00000000">
        <w:rPr>
          <w:rtl w:val="0"/>
        </w:rPr>
        <w:t xml:space="preserve">[WIP] Lectures Summary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nhgd6tmt3ju" w:id="7"/>
      <w:bookmarkEnd w:id="7"/>
      <w:r w:rsidDel="00000000" w:rsidR="00000000" w:rsidRPr="00000000">
        <w:rPr>
          <w:rtl w:val="0"/>
        </w:rPr>
        <w:t xml:space="preserve">1.pdf - Java Basics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ezaa83t6ji4" w:id="8"/>
      <w:bookmarkEnd w:id="8"/>
      <w:r w:rsidDel="00000000" w:rsidR="00000000" w:rsidRPr="00000000">
        <w:rPr>
          <w:rtl w:val="0"/>
        </w:rPr>
        <w:t xml:space="preserve">Overview p6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9n1ods4v2lxr" w:id="9"/>
      <w:bookmarkEnd w:id="9"/>
      <w:r w:rsidDel="00000000" w:rsidR="00000000" w:rsidRPr="00000000">
        <w:rPr>
          <w:rtl w:val="0"/>
        </w:rPr>
        <w:t xml:space="preserve">OOP Concepts p7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jzbz4eecmqxi" w:id="10"/>
      <w:bookmarkEnd w:id="10"/>
      <w:r w:rsidDel="00000000" w:rsidR="00000000" w:rsidRPr="00000000">
        <w:rPr>
          <w:rtl w:val="0"/>
        </w:rPr>
        <w:t xml:space="preserve">Static fields p18</w:t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7egc8aeawwsc" w:id="11"/>
      <w:bookmarkEnd w:id="11"/>
      <w:r w:rsidDel="00000000" w:rsidR="00000000" w:rsidRPr="00000000">
        <w:rPr>
          <w:rtl w:val="0"/>
        </w:rPr>
        <w:t xml:space="preserve">Overloading methods p21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57tt2lq6n15" w:id="12"/>
      <w:bookmarkEnd w:id="12"/>
      <w:r w:rsidDel="00000000" w:rsidR="00000000" w:rsidRPr="00000000">
        <w:rPr>
          <w:rtl w:val="0"/>
        </w:rPr>
        <w:t xml:space="preserve">Primitive data types p25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h2oejlotonzw" w:id="13"/>
      <w:bookmarkEnd w:id="13"/>
      <w:r w:rsidDel="00000000" w:rsidR="00000000" w:rsidRPr="00000000">
        <w:rPr>
          <w:rtl w:val="0"/>
        </w:rPr>
        <w:t xml:space="preserve">Java code reusing: composition and  inheritance p37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94u4jjv1yobd" w:id="14"/>
      <w:bookmarkEnd w:id="14"/>
      <w:r w:rsidDel="00000000" w:rsidR="00000000" w:rsidRPr="00000000">
        <w:rPr>
          <w:rtl w:val="0"/>
        </w:rPr>
        <w:t xml:space="preserve">Method Overriding p43-44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5zcescwtlqip" w:id="15"/>
      <w:bookmarkEnd w:id="15"/>
      <w:r w:rsidDel="00000000" w:rsidR="00000000" w:rsidRPr="00000000">
        <w:rPr>
          <w:rtl w:val="0"/>
        </w:rPr>
        <w:t xml:space="preserve">Method Overloading p45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imi6s9r6qouc" w:id="16"/>
      <w:bookmarkEnd w:id="16"/>
      <w:r w:rsidDel="00000000" w:rsidR="00000000" w:rsidRPr="00000000">
        <w:rPr>
          <w:rtl w:val="0"/>
        </w:rPr>
        <w:t xml:space="preserve">Java polymorphism: abstract classes, interfaces p48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nv0spbi3yb85" w:id="17"/>
      <w:bookmarkEnd w:id="17"/>
      <w:r w:rsidDel="00000000" w:rsidR="00000000" w:rsidRPr="00000000">
        <w:rPr>
          <w:rtl w:val="0"/>
        </w:rPr>
        <w:t xml:space="preserve">Polymorphism p49-51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9mw4hurgiyr2" w:id="18"/>
      <w:bookmarkEnd w:id="18"/>
      <w:r w:rsidDel="00000000" w:rsidR="00000000" w:rsidRPr="00000000">
        <w:rPr>
          <w:rtl w:val="0"/>
        </w:rPr>
        <w:t xml:space="preserve">Abstract classes p52-53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wixojdfyo70j" w:id="19"/>
      <w:bookmarkEnd w:id="19"/>
      <w:r w:rsidDel="00000000" w:rsidR="00000000" w:rsidRPr="00000000">
        <w:rPr>
          <w:rtl w:val="0"/>
        </w:rPr>
        <w:t xml:space="preserve">Interfaces p54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8oukqmugpo6y" w:id="20"/>
      <w:bookmarkEnd w:id="20"/>
      <w:r w:rsidDel="00000000" w:rsidR="00000000" w:rsidRPr="00000000">
        <w:rPr>
          <w:rtl w:val="0"/>
        </w:rPr>
        <w:t xml:space="preserve">2.pdf - Java Basics, Exceptions, Packages</w:t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2yuq5daadraa" w:id="21"/>
      <w:bookmarkEnd w:id="21"/>
      <w:r w:rsidDel="00000000" w:rsidR="00000000" w:rsidRPr="00000000">
        <w:rPr>
          <w:rtl w:val="0"/>
        </w:rPr>
        <w:t xml:space="preserve">Interfaces – completions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ea0yyddnz45" w:id="22"/>
      <w:bookmarkEnd w:id="22"/>
      <w:r w:rsidDel="00000000" w:rsidR="00000000" w:rsidRPr="00000000">
        <w:rPr>
          <w:rtl w:val="0"/>
        </w:rPr>
        <w:t xml:space="preserve">Downcasting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5d0j2xmd84lb" w:id="23"/>
      <w:bookmarkEnd w:id="23"/>
      <w:r w:rsidDel="00000000" w:rsidR="00000000" w:rsidRPr="00000000">
        <w:rPr>
          <w:rtl w:val="0"/>
        </w:rPr>
        <w:t xml:space="preserve">The operator instanceOf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j4nuofwjxrrl" w:id="24"/>
      <w:bookmarkEnd w:id="24"/>
      <w:r w:rsidDel="00000000" w:rsidR="00000000" w:rsidRPr="00000000">
        <w:rPr>
          <w:rtl w:val="0"/>
        </w:rPr>
        <w:t xml:space="preserve">The class Object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scnk68w176z5" w:id="25"/>
      <w:bookmarkEnd w:id="25"/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e6wusqnj2oz6" w:id="26"/>
      <w:bookmarkEnd w:id="26"/>
      <w:r w:rsidDel="00000000" w:rsidR="00000000" w:rsidRPr="00000000">
        <w:rPr>
          <w:rtl w:val="0"/>
        </w:rPr>
        <w:t xml:space="preserve">Access Modifiers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2ibqmuicizx7" w:id="27"/>
      <w:bookmarkEnd w:id="27"/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giogssgh0x3t" w:id="28"/>
      <w:bookmarkEnd w:id="28"/>
      <w:r w:rsidDel="00000000" w:rsidR="00000000" w:rsidRPr="00000000">
        <w:rPr>
          <w:rtl w:val="0"/>
        </w:rPr>
        <w:t xml:space="preserve">3.pdf - Java Generics and Collections</w:t>
      </w:r>
    </w:p>
    <w:p w:rsidR="00000000" w:rsidDel="00000000" w:rsidP="00000000" w:rsidRDefault="00000000" w:rsidRPr="00000000" w14:paraId="00000107">
      <w:pPr>
        <w:pStyle w:val="Heading3"/>
        <w:rPr>
          <w:b w:val="1"/>
        </w:rPr>
      </w:pPr>
      <w:bookmarkStart w:colFirst="0" w:colLast="0" w:name="_yrfz4v63klc2" w:id="29"/>
      <w:bookmarkEnd w:id="29"/>
      <w:r w:rsidDel="00000000" w:rsidR="00000000" w:rsidRPr="00000000">
        <w:rPr>
          <w:b w:val="1"/>
          <w:rtl w:val="0"/>
        </w:rPr>
        <w:t xml:space="preserve">Java Generics p4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wahbq9psruh7" w:id="30"/>
      <w:bookmarkEnd w:id="30"/>
      <w:r w:rsidDel="00000000" w:rsidR="00000000" w:rsidRPr="00000000">
        <w:rPr>
          <w:rtl w:val="0"/>
        </w:rPr>
        <w:t xml:space="preserve">Wildcards p24-34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ahk6dnj7517g" w:id="31"/>
      <w:bookmarkEnd w:id="31"/>
      <w:r w:rsidDel="00000000" w:rsidR="00000000" w:rsidRPr="00000000">
        <w:rPr>
          <w:rtl w:val="0"/>
        </w:rPr>
        <w:t xml:space="preserve">Java Collections p35</w:t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cph41lptx428" w:id="32"/>
      <w:bookmarkEnd w:id="32"/>
      <w:r w:rsidDel="00000000" w:rsidR="00000000" w:rsidRPr="00000000">
        <w:rPr>
          <w:rtl w:val="0"/>
        </w:rPr>
        <w:t xml:space="preserve">4.pdf - Java IO Operations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89eb1jktvun6" w:id="33"/>
      <w:bookmarkEnd w:id="33"/>
      <w:r w:rsidDel="00000000" w:rsidR="00000000" w:rsidRPr="00000000">
        <w:rPr>
          <w:rtl w:val="0"/>
        </w:rPr>
        <w:t xml:space="preserve">5-6.pdf - Java Serialization and Functional Programming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vq6tv5lriw8s" w:id="34"/>
      <w:bookmarkEnd w:id="34"/>
      <w:r w:rsidDel="00000000" w:rsidR="00000000" w:rsidRPr="00000000">
        <w:rPr>
          <w:rtl w:val="0"/>
        </w:rPr>
        <w:t xml:space="preserve">Java Serialization p2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e9boe24u03jv" w:id="35"/>
      <w:bookmarkEnd w:id="35"/>
      <w:r w:rsidDel="00000000" w:rsidR="00000000" w:rsidRPr="00000000">
        <w:rPr>
          <w:rtl w:val="0"/>
        </w:rPr>
        <w:t xml:space="preserve">Functional Programming p16</w:t>
      </w:r>
    </w:p>
    <w:p w:rsidR="00000000" w:rsidDel="00000000" w:rsidP="00000000" w:rsidRDefault="00000000" w:rsidRPr="00000000" w14:paraId="0000010E">
      <w:pPr>
        <w:pStyle w:val="Heading3"/>
        <w:rPr>
          <w:b w:val="1"/>
        </w:rPr>
      </w:pPr>
      <w:bookmarkStart w:colFirst="0" w:colLast="0" w:name="_s8fzozym3s77" w:id="36"/>
      <w:bookmarkEnd w:id="36"/>
      <w:r w:rsidDel="00000000" w:rsidR="00000000" w:rsidRPr="00000000">
        <w:rPr>
          <w:b w:val="1"/>
          <w:rtl w:val="0"/>
        </w:rPr>
        <w:t xml:space="preserve">Java 8 Streams p32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gxzibhf8zq4z" w:id="37"/>
      <w:bookmarkEnd w:id="37"/>
      <w:r w:rsidDel="00000000" w:rsidR="00000000" w:rsidRPr="00000000">
        <w:rPr>
          <w:rtl w:val="0"/>
        </w:rPr>
        <w:t xml:space="preserve">7.pdf - Java Concurrency(1)</w:t>
      </w:r>
    </w:p>
    <w:p w:rsidR="00000000" w:rsidDel="00000000" w:rsidP="00000000" w:rsidRDefault="00000000" w:rsidRPr="00000000" w14:paraId="00000110">
      <w:pPr>
        <w:pStyle w:val="Heading3"/>
        <w:rPr>
          <w:b w:val="1"/>
        </w:rPr>
      </w:pPr>
      <w:bookmarkStart w:colFirst="0" w:colLast="0" w:name="_jds92hbulzv9" w:id="38"/>
      <w:bookmarkEnd w:id="38"/>
      <w:r w:rsidDel="00000000" w:rsidR="00000000" w:rsidRPr="00000000">
        <w:rPr>
          <w:b w:val="1"/>
          <w:rtl w:val="0"/>
        </w:rPr>
        <w:t xml:space="preserve">Processes p4-6</w:t>
      </w:r>
    </w:p>
    <w:p w:rsidR="00000000" w:rsidDel="00000000" w:rsidP="00000000" w:rsidRDefault="00000000" w:rsidRPr="00000000" w14:paraId="00000111">
      <w:pPr>
        <w:pStyle w:val="Heading3"/>
        <w:rPr>
          <w:b w:val="1"/>
        </w:rPr>
      </w:pPr>
      <w:bookmarkStart w:colFirst="0" w:colLast="0" w:name="_fnfjf0bka5cb" w:id="39"/>
      <w:bookmarkEnd w:id="39"/>
      <w:r w:rsidDel="00000000" w:rsidR="00000000" w:rsidRPr="00000000">
        <w:rPr>
          <w:b w:val="1"/>
          <w:rtl w:val="0"/>
        </w:rPr>
        <w:t xml:space="preserve">Threads p7-9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tlwxv7x9sh4v" w:id="40"/>
      <w:bookmarkEnd w:id="40"/>
      <w:r w:rsidDel="00000000" w:rsidR="00000000" w:rsidRPr="00000000">
        <w:rPr>
          <w:rtl w:val="0"/>
        </w:rPr>
        <w:t xml:space="preserve">States of a thread p24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hd4snn1g0o2m" w:id="41"/>
      <w:bookmarkEnd w:id="41"/>
      <w:r w:rsidDel="00000000" w:rsidR="00000000" w:rsidRPr="00000000">
        <w:rPr>
          <w:rtl w:val="0"/>
        </w:rPr>
        <w:t xml:space="preserve">Thread Synchronization p33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ktaqs8yc3h98" w:id="42"/>
      <w:bookmarkEnd w:id="42"/>
      <w:r w:rsidDel="00000000" w:rsidR="00000000" w:rsidRPr="00000000">
        <w:rPr>
          <w:rtl w:val="0"/>
        </w:rPr>
        <w:t xml:space="preserve">Monitor Model p36-43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ut47sy4p7843" w:id="43"/>
      <w:bookmarkEnd w:id="43"/>
      <w:r w:rsidDel="00000000" w:rsidR="00000000" w:rsidRPr="00000000">
        <w:rPr>
          <w:rtl w:val="0"/>
        </w:rPr>
        <w:t xml:space="preserve">8.pdf - Concurrency in Java (2)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aywab45nawm0" w:id="44"/>
      <w:bookmarkEnd w:id="44"/>
      <w:r w:rsidDel="00000000" w:rsidR="00000000" w:rsidRPr="00000000">
        <w:rPr>
          <w:rtl w:val="0"/>
        </w:rPr>
        <w:t xml:space="preserve">ExecutorService p4-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q5fszzhsbweu" w:id="45"/>
      <w:bookmarkEnd w:id="45"/>
      <w:r w:rsidDel="00000000" w:rsidR="00000000" w:rsidRPr="00000000">
        <w:rPr>
          <w:rtl w:val="0"/>
        </w:rPr>
        <w:t xml:space="preserve">ForkJoinPool p20-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le4vl07bxwjv" w:id="46"/>
      <w:bookmarkEnd w:id="46"/>
      <w:r w:rsidDel="00000000" w:rsidR="00000000" w:rsidRPr="00000000">
        <w:rPr>
          <w:rtl w:val="0"/>
        </w:rPr>
        <w:t xml:space="preserve">BlockingQueue p24-</w:t>
      </w:r>
    </w:p>
    <w:p w:rsidR="00000000" w:rsidDel="00000000" w:rsidP="00000000" w:rsidRDefault="00000000" w:rsidRPr="00000000" w14:paraId="0000011A">
      <w:pPr>
        <w:pStyle w:val="Heading3"/>
        <w:rPr>
          <w:b w:val="1"/>
        </w:rPr>
      </w:pPr>
      <w:bookmarkStart w:colFirst="0" w:colLast="0" w:name="_8r6tr0r1itnk" w:id="47"/>
      <w:bookmarkEnd w:id="47"/>
      <w:r w:rsidDel="00000000" w:rsidR="00000000" w:rsidRPr="00000000">
        <w:rPr>
          <w:b w:val="1"/>
          <w:rtl w:val="0"/>
        </w:rPr>
        <w:t xml:space="preserve">Semaphore p30-</w:t>
      </w:r>
    </w:p>
    <w:p w:rsidR="00000000" w:rsidDel="00000000" w:rsidP="00000000" w:rsidRDefault="00000000" w:rsidRPr="00000000" w14:paraId="0000011B">
      <w:pPr>
        <w:pStyle w:val="Heading3"/>
        <w:rPr>
          <w:b w:val="1"/>
        </w:rPr>
      </w:pPr>
      <w:bookmarkStart w:colFirst="0" w:colLast="0" w:name="_yg2igryans17" w:id="48"/>
      <w:bookmarkEnd w:id="48"/>
      <w:r w:rsidDel="00000000" w:rsidR="00000000" w:rsidRPr="00000000">
        <w:rPr>
          <w:b w:val="1"/>
          <w:rtl w:val="0"/>
        </w:rPr>
        <w:t xml:space="preserve">CountDownLatch p33-</w:t>
      </w:r>
    </w:p>
    <w:p w:rsidR="00000000" w:rsidDel="00000000" w:rsidP="00000000" w:rsidRDefault="00000000" w:rsidRPr="00000000" w14:paraId="0000011C">
      <w:pPr>
        <w:pStyle w:val="Heading3"/>
        <w:rPr>
          <w:b w:val="1"/>
        </w:rPr>
      </w:pPr>
      <w:bookmarkStart w:colFirst="0" w:colLast="0" w:name="_5fktmuw0y3wf" w:id="49"/>
      <w:bookmarkEnd w:id="49"/>
      <w:r w:rsidDel="00000000" w:rsidR="00000000" w:rsidRPr="00000000">
        <w:rPr>
          <w:b w:val="1"/>
          <w:rtl w:val="0"/>
        </w:rPr>
        <w:t xml:space="preserve">CyclicBarrier p37-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401y3vwnzdq5" w:id="50"/>
      <w:bookmarkEnd w:id="50"/>
      <w:r w:rsidDel="00000000" w:rsidR="00000000" w:rsidRPr="00000000">
        <w:rPr>
          <w:b w:val="1"/>
          <w:rtl w:val="0"/>
        </w:rPr>
        <w:t xml:space="preserve">Lock p41-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>
          <w:b w:val="1"/>
        </w:rPr>
      </w:pPr>
      <w:bookmarkStart w:colFirst="0" w:colLast="0" w:name="_16kfov5ptq8t" w:id="51"/>
      <w:bookmarkEnd w:id="51"/>
      <w:r w:rsidDel="00000000" w:rsidR="00000000" w:rsidRPr="00000000">
        <w:rPr>
          <w:b w:val="1"/>
          <w:rtl w:val="0"/>
        </w:rPr>
        <w:t xml:space="preserve">Atomic Variables p44-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79t375sixwnb" w:id="52"/>
      <w:bookmarkEnd w:id="52"/>
      <w:r w:rsidDel="00000000" w:rsidR="00000000" w:rsidRPr="00000000">
        <w:rPr>
          <w:rtl w:val="0"/>
        </w:rPr>
        <w:t xml:space="preserve">9.pdf - JavaFX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ihrki8g34hz8" w:id="53"/>
      <w:bookmarkEnd w:id="53"/>
      <w:r w:rsidDel="00000000" w:rsidR="00000000" w:rsidRPr="00000000">
        <w:rPr>
          <w:rtl w:val="0"/>
        </w:rPr>
        <w:t xml:space="preserve">10.pdf - JavaFX(continuation)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foz8fwbbsmar" w:id="54"/>
      <w:bookmarkEnd w:id="54"/>
      <w:r w:rsidDel="00000000" w:rsidR="00000000" w:rsidRPr="00000000">
        <w:rPr>
          <w:rtl w:val="0"/>
        </w:rPr>
        <w:t xml:space="preserve">11.pdf - More on C#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5yk2usj9jfcf" w:id="55"/>
      <w:bookmarkEnd w:id="55"/>
      <w:r w:rsidDel="00000000" w:rsidR="00000000" w:rsidRPr="00000000">
        <w:rPr>
          <w:rtl w:val="0"/>
        </w:rPr>
        <w:t xml:space="preserve">12.pdf - Introduction in program analysis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m9jxai1jktsw" w:id="56"/>
      <w:bookmarkEnd w:id="56"/>
      <w:r w:rsidDel="00000000" w:rsidR="00000000" w:rsidRPr="00000000">
        <w:rPr>
          <w:rtl w:val="0"/>
        </w:rPr>
        <w:t xml:space="preserve">[WIP] Lectures Details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lz9xb6chuf5x" w:id="57"/>
      <w:bookmarkEnd w:id="57"/>
      <w:r w:rsidDel="00000000" w:rsidR="00000000" w:rsidRPr="00000000">
        <w:rPr>
          <w:rtl w:val="0"/>
        </w:rPr>
        <w:t xml:space="preserve">1.pdf - Java Basics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cnvwyowmey0c" w:id="58"/>
      <w:bookmarkEnd w:id="58"/>
      <w:r w:rsidDel="00000000" w:rsidR="00000000" w:rsidRPr="00000000">
        <w:rPr>
          <w:rtl w:val="0"/>
        </w:rPr>
        <w:t xml:space="preserve">Overview p6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o6j11fvq2fl7" w:id="59"/>
      <w:bookmarkEnd w:id="59"/>
      <w:r w:rsidDel="00000000" w:rsidR="00000000" w:rsidRPr="00000000">
        <w:rPr>
          <w:rtl w:val="0"/>
        </w:rPr>
        <w:t xml:space="preserve">OOP Concepts p7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Class: represents a new data type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Corresponds to an implementation of an ADT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Object: is an instance of a class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objects interact by messages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Message: used by objects to communicate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 message is a method call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Encapsulation (hiding)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(state)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Operations (behavior)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Inheritance: code reusing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Polymorphism = the ability of an entity to react differently depending on the context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3mvlpqeij409" w:id="60"/>
      <w:bookmarkEnd w:id="60"/>
      <w:r w:rsidDel="00000000" w:rsidR="00000000" w:rsidRPr="00000000">
        <w:rPr>
          <w:rtl w:val="0"/>
        </w:rPr>
        <w:t xml:space="preserve">Static fields p18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9ub034js792b" w:id="61"/>
      <w:bookmarkEnd w:id="61"/>
      <w:r w:rsidDel="00000000" w:rsidR="00000000" w:rsidRPr="00000000">
        <w:rPr>
          <w:rtl w:val="0"/>
        </w:rPr>
        <w:t xml:space="preserve">Overloading methods p21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xjj14jpdkmlu" w:id="62"/>
      <w:bookmarkEnd w:id="62"/>
      <w:r w:rsidDel="00000000" w:rsidR="00000000" w:rsidRPr="00000000">
        <w:rPr>
          <w:rtl w:val="0"/>
        </w:rPr>
        <w:t xml:space="preserve">Java code reusing: composition and  inheritance p37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Inheritance: A new class is created by extending an existing class (new fields and methods are added to the fields and methods of the existing class)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ex306slpuazn" w:id="63"/>
      <w:bookmarkEnd w:id="63"/>
      <w:r w:rsidDel="00000000" w:rsidR="00000000" w:rsidRPr="00000000">
        <w:rPr>
          <w:rtl w:val="0"/>
        </w:rPr>
        <w:t xml:space="preserve">2.pdf - Java Basics, Exceptions, Packages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nsbg4rc7x5yd" w:id="64"/>
      <w:bookmarkEnd w:id="64"/>
      <w:r w:rsidDel="00000000" w:rsidR="00000000" w:rsidRPr="00000000">
        <w:rPr>
          <w:rtl w:val="0"/>
        </w:rPr>
        <w:t xml:space="preserve">3.pdf - Java Generics and Collections</w:t>
      </w:r>
    </w:p>
    <w:p w:rsidR="00000000" w:rsidDel="00000000" w:rsidP="00000000" w:rsidRDefault="00000000" w:rsidRPr="00000000" w14:paraId="00000140">
      <w:pPr>
        <w:pStyle w:val="Heading3"/>
        <w:rPr>
          <w:b w:val="1"/>
        </w:rPr>
      </w:pPr>
      <w:bookmarkStart w:colFirst="0" w:colLast="0" w:name="_odhpn5xfg7cd" w:id="65"/>
      <w:bookmarkEnd w:id="65"/>
      <w:r w:rsidDel="00000000" w:rsidR="00000000" w:rsidRPr="00000000">
        <w:rPr>
          <w:b w:val="1"/>
          <w:rtl w:val="0"/>
        </w:rPr>
        <w:t xml:space="preserve">Java Generics p4-34</w:t>
      </w:r>
    </w:p>
    <w:p w:rsidR="00000000" w:rsidDel="00000000" w:rsidP="00000000" w:rsidRDefault="00000000" w:rsidRPr="00000000" w14:paraId="00000141">
      <w:pPr>
        <w:pStyle w:val="Heading4"/>
        <w:rPr>
          <w:b w:val="1"/>
        </w:rPr>
      </w:pPr>
      <w:bookmarkStart w:colFirst="0" w:colLast="0" w:name="_hzql15xseedw" w:id="66"/>
      <w:bookmarkEnd w:id="66"/>
      <w:r w:rsidDel="00000000" w:rsidR="00000000" w:rsidRPr="00000000">
        <w:rPr>
          <w:b w:val="1"/>
          <w:rtl w:val="0"/>
        </w:rPr>
        <w:t xml:space="preserve">Raw types p17-18</w:t>
      </w:r>
    </w:p>
    <w:p w:rsidR="00000000" w:rsidDel="00000000" w:rsidP="00000000" w:rsidRDefault="00000000" w:rsidRPr="00000000" w14:paraId="00000142">
      <w:pPr>
        <w:pStyle w:val="Heading4"/>
        <w:rPr/>
      </w:pPr>
      <w:bookmarkStart w:colFirst="0" w:colLast="0" w:name="_i4t57vn5oi5n" w:id="67"/>
      <w:bookmarkEnd w:id="67"/>
      <w:r w:rsidDel="00000000" w:rsidR="00000000" w:rsidRPr="00000000">
        <w:rPr>
          <w:rtl w:val="0"/>
        </w:rPr>
        <w:t xml:space="preserve">Generic arrays p19-20</w:t>
      </w:r>
    </w:p>
    <w:p w:rsidR="00000000" w:rsidDel="00000000" w:rsidP="00000000" w:rsidRDefault="00000000" w:rsidRPr="00000000" w14:paraId="00000143">
      <w:pPr>
        <w:pStyle w:val="Heading4"/>
        <w:rPr>
          <w:b w:val="1"/>
        </w:rPr>
      </w:pPr>
      <w:bookmarkStart w:colFirst="0" w:colLast="0" w:name="_a7n6zmug05y5" w:id="68"/>
      <w:bookmarkEnd w:id="68"/>
      <w:r w:rsidDel="00000000" w:rsidR="00000000" w:rsidRPr="00000000">
        <w:rPr>
          <w:b w:val="1"/>
          <w:rtl w:val="0"/>
        </w:rPr>
        <w:t xml:space="preserve">Bounds p21-23</w:t>
      </w:r>
    </w:p>
    <w:p w:rsidR="00000000" w:rsidDel="00000000" w:rsidP="00000000" w:rsidRDefault="00000000" w:rsidRPr="00000000" w14:paraId="00000144">
      <w:pPr>
        <w:pStyle w:val="Heading4"/>
        <w:rPr>
          <w:b w:val="1"/>
        </w:rPr>
      </w:pPr>
      <w:bookmarkStart w:colFirst="0" w:colLast="0" w:name="_3ofqlvl6h7pz" w:id="69"/>
      <w:bookmarkEnd w:id="69"/>
      <w:r w:rsidDel="00000000" w:rsidR="00000000" w:rsidRPr="00000000">
        <w:rPr>
          <w:b w:val="1"/>
          <w:rtl w:val="0"/>
        </w:rPr>
        <w:t xml:space="preserve">Wildcards p25-27</w:t>
      </w:r>
    </w:p>
    <w:p w:rsidR="00000000" w:rsidDel="00000000" w:rsidP="00000000" w:rsidRDefault="00000000" w:rsidRPr="00000000" w14:paraId="00000145">
      <w:pPr>
        <w:pStyle w:val="Heading4"/>
        <w:rPr>
          <w:b w:val="1"/>
        </w:rPr>
      </w:pPr>
      <w:bookmarkStart w:colFirst="0" w:colLast="0" w:name="_r3z1csxlvih5" w:id="70"/>
      <w:bookmarkEnd w:id="70"/>
      <w:r w:rsidDel="00000000" w:rsidR="00000000" w:rsidRPr="00000000">
        <w:rPr>
          <w:b w:val="1"/>
          <w:rtl w:val="0"/>
        </w:rPr>
        <w:t xml:space="preserve">Bounded Wildcards p28-33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fm1460ape2ii" w:id="71"/>
      <w:bookmarkEnd w:id="71"/>
      <w:r w:rsidDel="00000000" w:rsidR="00000000" w:rsidRPr="00000000">
        <w:rPr>
          <w:rtl w:val="0"/>
        </w:rPr>
        <w:t xml:space="preserve">Java Collections p35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5mxd00hafivq" w:id="72"/>
      <w:bookmarkEnd w:id="72"/>
      <w:r w:rsidDel="00000000" w:rsidR="00000000" w:rsidRPr="00000000">
        <w:rPr>
          <w:rtl w:val="0"/>
        </w:rPr>
        <w:t xml:space="preserve">4.pdf - Java IO Operations</w:t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iwz3xpo8uu9y" w:id="73"/>
      <w:bookmarkEnd w:id="73"/>
      <w:r w:rsidDel="00000000" w:rsidR="00000000" w:rsidRPr="00000000">
        <w:rPr>
          <w:rtl w:val="0"/>
        </w:rPr>
        <w:t xml:space="preserve">5-6.pdf - Java Serialization and Functional Programming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8qm9ypggt5bh" w:id="74"/>
      <w:bookmarkEnd w:id="74"/>
      <w:r w:rsidDel="00000000" w:rsidR="00000000" w:rsidRPr="00000000">
        <w:rPr>
          <w:rtl w:val="0"/>
        </w:rPr>
        <w:t xml:space="preserve">Java Serialization p2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5mbzqtqmxzy0" w:id="75"/>
      <w:bookmarkEnd w:id="75"/>
      <w:r w:rsidDel="00000000" w:rsidR="00000000" w:rsidRPr="00000000">
        <w:rPr>
          <w:rtl w:val="0"/>
        </w:rPr>
        <w:t xml:space="preserve">Functional Programming p16</w:t>
      </w:r>
    </w:p>
    <w:p w:rsidR="00000000" w:rsidDel="00000000" w:rsidP="00000000" w:rsidRDefault="00000000" w:rsidRPr="00000000" w14:paraId="0000014B">
      <w:pPr>
        <w:pStyle w:val="Heading3"/>
        <w:rPr>
          <w:b w:val="1"/>
        </w:rPr>
      </w:pPr>
      <w:bookmarkStart w:colFirst="0" w:colLast="0" w:name="_s02886iy9j2k" w:id="76"/>
      <w:bookmarkEnd w:id="76"/>
      <w:r w:rsidDel="00000000" w:rsidR="00000000" w:rsidRPr="00000000">
        <w:rPr>
          <w:b w:val="1"/>
          <w:rtl w:val="0"/>
        </w:rPr>
        <w:t xml:space="preserve">Java 8 Streams p32</w:t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k2lpd4367u9v" w:id="77"/>
      <w:bookmarkEnd w:id="77"/>
      <w:r w:rsidDel="00000000" w:rsidR="00000000" w:rsidRPr="00000000">
        <w:rPr>
          <w:rtl w:val="0"/>
        </w:rPr>
        <w:t xml:space="preserve">7.pdf - Java Concurrency(1)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khn3zmjt0k8" w:id="78"/>
      <w:bookmarkEnd w:id="78"/>
      <w:r w:rsidDel="00000000" w:rsidR="00000000" w:rsidRPr="00000000">
        <w:rPr>
          <w:rtl w:val="0"/>
        </w:rPr>
        <w:t xml:space="preserve">8.pdf - Concurrency in Java (2)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92zvxzv8m8nl" w:id="79"/>
      <w:bookmarkEnd w:id="79"/>
      <w:r w:rsidDel="00000000" w:rsidR="00000000" w:rsidRPr="00000000">
        <w:rPr>
          <w:rtl w:val="0"/>
        </w:rPr>
        <w:t xml:space="preserve">9.pdf - JavaFX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cjwbm9mp579k" w:id="80"/>
      <w:bookmarkEnd w:id="80"/>
      <w:r w:rsidDel="00000000" w:rsidR="00000000" w:rsidRPr="00000000">
        <w:rPr>
          <w:rtl w:val="0"/>
        </w:rPr>
        <w:t xml:space="preserve">10.pdf - JavaFX(continuation)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u105ib459xwl" w:id="81"/>
      <w:bookmarkEnd w:id="81"/>
      <w:r w:rsidDel="00000000" w:rsidR="00000000" w:rsidRPr="00000000">
        <w:rPr>
          <w:rtl w:val="0"/>
        </w:rPr>
        <w:t xml:space="preserve">11.pdf - More on C#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20ky3fk1q0lg" w:id="82"/>
      <w:bookmarkEnd w:id="82"/>
      <w:r w:rsidDel="00000000" w:rsidR="00000000" w:rsidRPr="00000000">
        <w:rPr>
          <w:rtl w:val="0"/>
        </w:rPr>
        <w:t xml:space="preserve">12.pdf - Introduction in program analysis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9ovv6v5zg1tt" w:id="83"/>
      <w:bookmarkEnd w:id="83"/>
      <w:commentRangeStart w:id="12"/>
      <w:r w:rsidDel="00000000" w:rsidR="00000000" w:rsidRPr="00000000">
        <w:rPr>
          <w:rtl w:val="0"/>
        </w:rPr>
        <w:t xml:space="preserve">Generics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 </w:t>
      </w:r>
      <w:commentRangeStart w:id="13"/>
      <w:r w:rsidDel="00000000" w:rsidR="00000000" w:rsidRPr="00000000">
        <w:rPr>
          <w:rtl w:val="0"/>
        </w:rPr>
        <w:t xml:space="preserve">Simple Box Class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 doesn't provide any compile-time checks. (Putting an Integer and taking a String  =&gt; run-time error) =&gt; Generics and </w:t>
      </w:r>
      <w:commentRangeStart w:id="14"/>
      <w:r w:rsidDel="00000000" w:rsidR="00000000" w:rsidRPr="00000000">
        <w:rPr>
          <w:rtl w:val="0"/>
        </w:rPr>
        <w:t xml:space="preserve">Box&lt;T&gt; Class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hd w:fill="b7b7b7" w:val="clear"/>
        </w:rPr>
      </w:pPr>
      <w:r w:rsidDel="00000000" w:rsidR="00000000" w:rsidRPr="00000000">
        <w:rPr>
          <w:rtl w:val="0"/>
        </w:rPr>
        <w:t xml:space="preserve">Type Inference: </w:t>
      </w:r>
      <w:r w:rsidDel="00000000" w:rsidR="00000000" w:rsidRPr="00000000">
        <w:rPr>
          <w:shd w:fill="b7b7b7" w:val="clear"/>
          <w:rtl w:val="0"/>
        </w:rPr>
        <w:t xml:space="preserve">Box&lt;Integer&gt; integerBox = new Box&lt;&gt;();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RAW TYPE = the name of a generic class or interface without any type arguments. Example: </w:t>
      </w:r>
      <w:r w:rsidDel="00000000" w:rsidR="00000000" w:rsidRPr="00000000">
        <w:rPr>
          <w:shd w:fill="b7b7b7" w:val="clear"/>
          <w:rtl w:val="0"/>
        </w:rPr>
        <w:t xml:space="preserve">Box box1 = new Box();</w:t>
      </w:r>
      <w:r w:rsidDel="00000000" w:rsidR="00000000" w:rsidRPr="00000000">
        <w:rPr>
          <w:rtl w:val="0"/>
        </w:rPr>
        <w:t xml:space="preserve"> // where Box comes from Box&lt;T&gt; Class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shd w:fill="b7b7b7" w:val="clear"/>
          <w:rtl w:val="0"/>
        </w:rPr>
        <w:t xml:space="preserve">Box rawBox = new Box&lt;String&gt;()</w:t>
      </w:r>
      <w:r w:rsidDel="00000000" w:rsidR="00000000" w:rsidRPr="00000000">
        <w:rPr>
          <w:shd w:fill="999999" w:val="clear"/>
          <w:rtl w:val="0"/>
        </w:rPr>
        <w:t xml:space="preserve">;</w:t>
      </w:r>
      <w:r w:rsidDel="00000000" w:rsidR="00000000" w:rsidRPr="00000000">
        <w:rPr>
          <w:rtl w:val="0"/>
        </w:rPr>
        <w:t xml:space="preserve"> // OK, for backwards compatibility (since a Box&lt;String&gt; is a Box)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shd w:fill="b7b7b7" w:val="clear"/>
          <w:rtl w:val="0"/>
        </w:rPr>
        <w:t xml:space="preserve">Box&lt;Integer&gt; intBox = new Box();</w:t>
      </w:r>
      <w:r w:rsidDel="00000000" w:rsidR="00000000" w:rsidRPr="00000000">
        <w:rPr>
          <w:rtl w:val="0"/>
        </w:rPr>
        <w:t xml:space="preserve"> //  warning: unchecked conversion (since a Box is not always a Box&lt;Integer&gt;)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xe13538tlrop" w:id="84"/>
      <w:bookmarkEnd w:id="84"/>
      <w:r w:rsidDel="00000000" w:rsidR="00000000" w:rsidRPr="00000000">
        <w:rPr>
          <w:rtl w:val="0"/>
        </w:rPr>
        <w:t xml:space="preserve">Bounded Type Parameters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 addition to limiting the types you can use to instantiate a generic type, bounded type parameters allow you to invoke methods defined in the bounds.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Example: </w:t>
      </w:r>
      <w:commentRangeStart w:id="15"/>
      <w:r w:rsidDel="00000000" w:rsidR="00000000" w:rsidRPr="00000000">
        <w:rPr>
          <w:rtl w:val="0"/>
        </w:rPr>
        <w:t xml:space="preserve">&lt;T extends A&gt; =&gt; calling t.methodFromA(...) is allowed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Example: comparing an element of type T with all values in an array of type T</w:t>
      </w:r>
    </w:p>
    <w:p w:rsidR="00000000" w:rsidDel="00000000" w:rsidP="00000000" w:rsidRDefault="00000000" w:rsidRPr="00000000" w14:paraId="0000016C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public static &lt;T extends Comparable&lt;T&gt;&gt; int countGreaterThan(T[] anArray, T elem) {</w:t>
      </w:r>
    </w:p>
    <w:p w:rsidR="00000000" w:rsidDel="00000000" w:rsidP="00000000" w:rsidRDefault="00000000" w:rsidRPr="00000000" w14:paraId="0000016D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  int count = 0;</w:t>
      </w:r>
    </w:p>
    <w:p w:rsidR="00000000" w:rsidDel="00000000" w:rsidP="00000000" w:rsidRDefault="00000000" w:rsidRPr="00000000" w14:paraId="0000016E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  for (T e : anArray)</w:t>
      </w:r>
    </w:p>
    <w:p w:rsidR="00000000" w:rsidDel="00000000" w:rsidP="00000000" w:rsidRDefault="00000000" w:rsidRPr="00000000" w14:paraId="0000016F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      if (e.compareTo(elem) &gt; 0) // using e &gt; elem and no upper bound =&gt; compile error, since the operator (&gt;) only applies to primitive types</w:t>
      </w:r>
    </w:p>
    <w:p w:rsidR="00000000" w:rsidDel="00000000" w:rsidP="00000000" w:rsidRDefault="00000000" w:rsidRPr="00000000" w14:paraId="00000170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          ++count;</w:t>
      </w:r>
    </w:p>
    <w:p w:rsidR="00000000" w:rsidDel="00000000" w:rsidP="00000000" w:rsidRDefault="00000000" w:rsidRPr="00000000" w14:paraId="00000171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   return count;</w:t>
      </w:r>
    </w:p>
    <w:p w:rsidR="00000000" w:rsidDel="00000000" w:rsidP="00000000" w:rsidRDefault="00000000" w:rsidRPr="00000000" w14:paraId="00000172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}</w:t>
      </w:r>
    </w:p>
    <w:p w:rsidR="00000000" w:rsidDel="00000000" w:rsidP="00000000" w:rsidRDefault="00000000" w:rsidRPr="00000000" w14:paraId="00000173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Multiple bounds</w:t>
      </w:r>
    </w:p>
    <w:p w:rsidR="00000000" w:rsidDel="00000000" w:rsidP="00000000" w:rsidRDefault="00000000" w:rsidRPr="00000000" w14:paraId="00000177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Class A { /* ... */ }</w:t>
      </w:r>
    </w:p>
    <w:p w:rsidR="00000000" w:rsidDel="00000000" w:rsidP="00000000" w:rsidRDefault="00000000" w:rsidRPr="00000000" w14:paraId="00000178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interface B { /* ... */ }</w:t>
      </w:r>
    </w:p>
    <w:p w:rsidR="00000000" w:rsidDel="00000000" w:rsidP="00000000" w:rsidRDefault="00000000" w:rsidRPr="00000000" w14:paraId="00000179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interface C { /* ... */ }</w:t>
      </w:r>
    </w:p>
    <w:p w:rsidR="00000000" w:rsidDel="00000000" w:rsidP="00000000" w:rsidRDefault="00000000" w:rsidRPr="00000000" w14:paraId="0000017A">
      <w:pPr>
        <w:rPr>
          <w:shd w:fill="b7b7b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class D &lt;T extends A &amp; B &amp; C&gt; { /* ... */ }</w:t>
      </w:r>
    </w:p>
    <w:p w:rsidR="00000000" w:rsidDel="00000000" w:rsidP="00000000" w:rsidRDefault="00000000" w:rsidRPr="00000000" w14:paraId="0000017C">
      <w:pPr>
        <w:rPr>
          <w:shd w:fill="b7b7b7" w:val="clear"/>
        </w:rPr>
      </w:pPr>
      <w:r w:rsidDel="00000000" w:rsidR="00000000" w:rsidRPr="00000000">
        <w:rPr>
          <w:shd w:fill="b7b7b7" w:val="clear"/>
          <w:rtl w:val="0"/>
        </w:rPr>
        <w:t xml:space="preserve">// the class (in this case, A) must always be specified first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before="480" w:lineRule="auto"/>
        <w:rPr/>
      </w:pPr>
      <w:bookmarkStart w:colFirst="0" w:colLast="0" w:name="_8l0rs787ei3n" w:id="85"/>
      <w:bookmarkEnd w:id="85"/>
      <w:r w:rsidDel="00000000" w:rsidR="00000000" w:rsidRPr="00000000">
        <w:rPr>
          <w:rtl w:val="0"/>
        </w:rPr>
        <w:t xml:space="preserve">Generics, Inheritance, and Subtypes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It is possible to assign an object of one type to an object of another provided that the types are compatible - there is an "IS A" relationship between them.</w:t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rtl w:val="0"/>
        </w:rPr>
        <w:t xml:space="preserve">Example: Object object = new Integer(10); // allowed, since </w:t>
      </w:r>
      <w:r w:rsidDel="00000000" w:rsidR="00000000" w:rsidRPr="00000000">
        <w:rPr>
          <w:b w:val="1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IS A KIND OF </w:t>
      </w:r>
      <w:r w:rsidDel="00000000" w:rsidR="00000000" w:rsidRPr="00000000">
        <w:rPr>
          <w:b w:val="1"/>
          <w:rtl w:val="0"/>
        </w:rPr>
        <w:t xml:space="preserve">Object</w:t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THERE IS NO RELATION BETWEEN </w:t>
      </w:r>
      <w:commentRangeStart w:id="16"/>
      <w:r w:rsidDel="00000000" w:rsidR="00000000" w:rsidRPr="00000000">
        <w:rPr>
          <w:b w:val="1"/>
          <w:sz w:val="44"/>
          <w:szCs w:val="44"/>
          <w:rtl w:val="0"/>
        </w:rPr>
        <w:t xml:space="preserve">Box&lt;child of A&gt; and Box&lt;A&gt;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b w:val="1"/>
          <w:sz w:val="44"/>
          <w:szCs w:val="44"/>
          <w:rtl w:val="0"/>
        </w:rPr>
        <w:t xml:space="preserve"> =&gt; </w:t>
      </w:r>
      <w:r w:rsidDel="00000000" w:rsidR="00000000" w:rsidRPr="00000000">
        <w:rPr>
          <w:b w:val="1"/>
          <w:sz w:val="44"/>
          <w:szCs w:val="44"/>
          <w:shd w:fill="b7b7b7" w:val="clear"/>
          <w:rtl w:val="0"/>
        </w:rPr>
        <w:t xml:space="preserve">Box&lt;Number&gt; box = new Box&lt;Integer&gt;;</w:t>
      </w:r>
      <w:r w:rsidDel="00000000" w:rsidR="00000000" w:rsidRPr="00000000">
        <w:rPr>
          <w:b w:val="1"/>
          <w:sz w:val="44"/>
          <w:szCs w:val="44"/>
          <w:rtl w:val="0"/>
        </w:rPr>
        <w:t xml:space="preserve"> FAILS. Their common parent is Object.</w:t>
      </w:r>
    </w:p>
    <w:p w:rsidR="00000000" w:rsidDel="00000000" w:rsidP="00000000" w:rsidRDefault="00000000" w:rsidRPr="00000000" w14:paraId="00000183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Solution: Wildcards.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u2px8hb2h6b" w:id="86"/>
      <w:bookmarkEnd w:id="86"/>
      <w:r w:rsidDel="00000000" w:rsidR="00000000" w:rsidRPr="00000000">
        <w:rPr>
          <w:sz w:val="34"/>
          <w:szCs w:val="34"/>
          <w:rtl w:val="0"/>
        </w:rPr>
        <w:t xml:space="preserve">Generic Classes and Subtyping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You can subtype a generic class or interface by </w:t>
      </w:r>
      <w:r w:rsidDel="00000000" w:rsidR="00000000" w:rsidRPr="00000000">
        <w:rPr>
          <w:b w:val="1"/>
          <w:rtl w:val="0"/>
        </w:rPr>
        <w:t xml:space="preserve">extending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implementing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Example: ArrayList&lt;E&gt; implements List&lt;E&gt;, List&lt;E&gt; extends Collection&lt;E&gt; =&gt;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  <w:t xml:space="preserve">ArrayList&lt;String&gt; </w:t>
      </w:r>
      <w:r w:rsidDel="00000000" w:rsidR="00000000" w:rsidRPr="00000000">
        <w:rPr>
          <w:b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List&lt;String&gt; </w:t>
      </w:r>
      <w:r w:rsidDel="00000000" w:rsidR="00000000" w:rsidRPr="00000000">
        <w:rPr>
          <w:b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Collection&lt;String&gt;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rPr/>
      </w:pPr>
      <w:bookmarkStart w:colFirst="0" w:colLast="0" w:name="_srwbnt12hhlt" w:id="87"/>
      <w:bookmarkEnd w:id="87"/>
      <w:r w:rsidDel="00000000" w:rsidR="00000000" w:rsidRPr="00000000">
        <w:rPr>
          <w:rtl w:val="0"/>
        </w:rPr>
        <w:t xml:space="preserve">Wildcards</w:t>
      </w:r>
    </w:p>
    <w:p w:rsidR="00000000" w:rsidDel="00000000" w:rsidP="00000000" w:rsidRDefault="00000000" w:rsidRPr="00000000" w14:paraId="0000018B">
      <w:pPr>
        <w:rPr/>
      </w:pPr>
      <w:commentRangeStart w:id="17"/>
      <w:r w:rsidDel="00000000" w:rsidR="00000000" w:rsidRPr="00000000">
        <w:rPr>
          <w:rtl w:val="0"/>
        </w:rPr>
        <w:t xml:space="preserve">Obs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When we use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?</w:t>
      </w:r>
      <w:r w:rsidDel="00000000" w:rsidR="00000000" w:rsidRPr="00000000">
        <w:rPr>
          <w:sz w:val="29"/>
          <w:szCs w:val="29"/>
          <w:rtl w:val="0"/>
        </w:rPr>
        <w:t xml:space="preserve">, the elements can be considered to be of type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Object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9"/>
          <w:szCs w:val="29"/>
          <w:rtl w:val="0"/>
        </w:rPr>
        <w:t xml:space="preserve">When we use 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? </w:t>
      </w:r>
      <w:r w:rsidDel="00000000" w:rsidR="00000000" w:rsidRPr="00000000">
        <w:rPr>
          <w:sz w:val="29"/>
          <w:szCs w:val="29"/>
          <w:rtl w:val="0"/>
        </w:rPr>
        <w:t xml:space="preserve">to declare an instance, the instance elements cannot be read or write, the only allowed operations are to read Object and to write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commentRangeStart w:id="18"/>
      <w:r w:rsidDel="00000000" w:rsidR="00000000" w:rsidRPr="00000000">
        <w:rPr>
          <w:rtl w:val="0"/>
        </w:rPr>
        <w:t xml:space="preserve">&lt;?&gt; // - unbounded wildcard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Example: a method </w:t>
      </w:r>
      <w:r w:rsidDel="00000000" w:rsidR="00000000" w:rsidRPr="00000000">
        <w:rPr>
          <w:shd w:fill="b7b7b7" w:val="clear"/>
          <w:rtl w:val="0"/>
        </w:rPr>
        <w:t xml:space="preserve">printList(List&lt;Object&gt; list)</w:t>
      </w:r>
      <w:r w:rsidDel="00000000" w:rsidR="00000000" w:rsidRPr="00000000">
        <w:rPr>
          <w:rtl w:val="0"/>
        </w:rPr>
        <w:t xml:space="preserve"> can only print lists of Object instances since, from A </w:t>
      </w:r>
      <w:r w:rsidDel="00000000" w:rsidR="00000000" w:rsidRPr="00000000">
        <w:rPr>
          <w:b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B we cannot infer that List&lt;A&gt; </w:t>
      </w:r>
      <w:r w:rsidDel="00000000" w:rsidR="00000000" w:rsidRPr="00000000">
        <w:rPr>
          <w:b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List&lt;B&gt;.  To write a generic </w:t>
      </w:r>
      <w:r w:rsidDel="00000000" w:rsidR="00000000" w:rsidRPr="00000000">
        <w:rPr>
          <w:i w:val="1"/>
          <w:rtl w:val="0"/>
        </w:rPr>
        <w:t xml:space="preserve">printList</w:t>
      </w:r>
      <w:r w:rsidDel="00000000" w:rsidR="00000000" w:rsidRPr="00000000">
        <w:rPr>
          <w:rtl w:val="0"/>
        </w:rPr>
        <w:t xml:space="preserve"> method, List&lt;?&gt; is used. For any class A, List&lt;A&gt; </w:t>
      </w:r>
      <w:r w:rsidDel="00000000" w:rsidR="00000000" w:rsidRPr="00000000">
        <w:rPr>
          <w:b w:val="1"/>
          <w:rtl w:val="0"/>
        </w:rPr>
        <w:t xml:space="preserve">IS A</w:t>
      </w:r>
      <w:r w:rsidDel="00000000" w:rsidR="00000000" w:rsidRPr="00000000">
        <w:rPr>
          <w:rtl w:val="0"/>
        </w:rPr>
        <w:t xml:space="preserve"> List&lt;?&gt;.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commentRangeStart w:id="19"/>
      <w:r w:rsidDel="00000000" w:rsidR="00000000" w:rsidRPr="00000000">
        <w:rPr>
          <w:rtl w:val="0"/>
        </w:rPr>
        <w:t xml:space="preserve">&lt;? extends A&gt; // - UPPER BOUND: the type of ? is A or a child of A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&lt;? super D&gt; // - LOWER BOUND: the type of ? is D or some parent of 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0875" cy="1857375"/>
            <wp:effectExtent b="25400" l="25400" r="25400" t="25400"/>
            <wp:docPr descr="https://docs.oracle.com/javase/tutorial/java/generics/subtyping.html" id="1" name="image1.png"/>
            <a:graphic>
              <a:graphicData uri="http://schemas.openxmlformats.org/drawingml/2006/picture">
                <pic:pic>
                  <pic:nvPicPr>
                    <pic:cNvPr descr="https://docs.oracle.com/javase/tutorial/java/generics/subtyping.html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573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l3w623enj7xk" w:id="88"/>
      <w:bookmarkEnd w:id="88"/>
      <w:r w:rsidDel="00000000" w:rsidR="00000000" w:rsidRPr="00000000">
        <w:rPr>
          <w:rtl w:val="0"/>
        </w:rPr>
        <w:t xml:space="preserve">Bounded Wildcards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rtl w:val="0"/>
        </w:rPr>
        <w:t xml:space="preserve">Upper Bounds—Covariant Subtyping</w:t>
      </w:r>
      <w:r w:rsidDel="00000000" w:rsidR="00000000" w:rsidRPr="00000000">
        <w:rPr>
          <w:rtl w:val="0"/>
        </w:rPr>
        <w:t xml:space="preserve"> for &lt;? extends A&gt; we can only read elements of type A or of a supertype of A</w:t>
      </w:r>
    </w:p>
    <w:p w:rsidR="00000000" w:rsidDel="00000000" w:rsidP="00000000" w:rsidRDefault="00000000" w:rsidRPr="00000000" w14:paraId="000001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left"/>
        <w:rPr/>
      </w:pPr>
      <w:r w:rsidDel="00000000" w:rsidR="00000000" w:rsidRPr="00000000">
        <w:rPr>
          <w:b w:val="1"/>
          <w:rtl w:val="0"/>
        </w:rPr>
        <w:t xml:space="preserve">Lower Bounds—Contravariant Subtyping</w:t>
      </w:r>
      <w:r w:rsidDel="00000000" w:rsidR="00000000" w:rsidRPr="00000000">
        <w:rPr>
          <w:rtl w:val="0"/>
        </w:rPr>
        <w:t xml:space="preserve"> for &lt;? super A&gt; we can only write elements of type A or of a subtype of A</w:t>
      </w:r>
    </w:p>
    <w:p w:rsidR="00000000" w:rsidDel="00000000" w:rsidP="00000000" w:rsidRDefault="00000000" w:rsidRPr="00000000" w14:paraId="000001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rPr/>
      </w:pPr>
      <w:bookmarkStart w:colFirst="0" w:colLast="0" w:name="_jmcfaqv5lghp" w:id="89"/>
      <w:bookmarkEnd w:id="89"/>
      <w:r w:rsidDel="00000000" w:rsidR="00000000" w:rsidRPr="00000000">
        <w:rPr>
          <w:rtl w:val="0"/>
        </w:rPr>
        <w:t xml:space="preserve">EOF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Kamui" w:id="3" w:date="2022-01-28T19:29:17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definitions from lecture 7 pag 24</w:t>
      </w:r>
    </w:p>
  </w:comment>
  <w:comment w:author="Kamui" w:id="1" w:date="2022-01-29T10:33:42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the Diamond problem</w:t>
      </w:r>
    </w:p>
  </w:comment>
  <w:comment w:author="Kamui" w:id="11" w:date="2022-01-30T12:40:27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any different than normal Semaphore?</w:t>
      </w:r>
    </w:p>
  </w:comment>
  <w:comment w:author="Kamui" w:id="5" w:date="2022-01-28T20:42:19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 = sequence of elements from a source that supports aggregate operations</w:t>
      </w:r>
    </w:p>
  </w:comment>
  <w:comment w:author="Kamui" w:id="16" w:date="2022-01-29T13:07:04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upcast a List&lt;String&gt; List&lt;Object&gt; and add an Object instance to that list, then the List&lt;String&gt; wouldn't contain just strings anymore (l3 p24)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A and B be 2 two classes.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relation between Box&lt;A&gt; and Box&lt;B&gt; REGARDLESS of the relation between A and B.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https://docs.oracle.com/javase/tutorial/java/generics/inheritance.html</w:t>
      </w:r>
    </w:p>
  </w:comment>
  <w:comment w:author="Kamui" w:id="18" w:date="2022-01-29T14:56:24Z"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https://docs.oracle.com/javase/tutorial/java/generics/unboundedWildcards.html</w:t>
      </w:r>
    </w:p>
  </w:comment>
  <w:comment w:author="Kamui" w:id="12" w:date="2022-01-29T15:16:48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"Generics were added to the Java language for this reason — to enforce type safety at compile time." - https://docs.oracle.com/javase/tutorial/java/generics/capture.html</w:t>
      </w:r>
    </w:p>
  </w:comment>
  <w:comment w:author="Kamui" w:id="19" w:date="2022-01-29T14:55:37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https://docs.oracle.com/javase/tutorial/java/generics/upperBounded.html</w:t>
      </w:r>
    </w:p>
  </w:comment>
  <w:comment w:author="Kamui" w:id="8" w:date="2022-01-29T12:01:01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Wildcards H1 for details</w:t>
      </w:r>
    </w:p>
  </w:comment>
  <w:comment w:author="RONALD SANDRINO PATRULESCU" w:id="2" w:date="2022-01-28T15:48:47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don't like it</w:t>
      </w:r>
    </w:p>
  </w:comment>
  <w:comment w:author="Kamui" w:id="15" w:date="2022-01-29T12:45:56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NaturalNumber&lt;T extends Integer&gt; {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....private T n;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NaturalNumber(T n) { this.n = n; }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boolean isEven()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........return n.intValue() % 2 == 0;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....// ...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</w:comment>
  <w:comment w:author="Kamui" w:id="13" w:date="2022-01-29T12:16:41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.... - used for indentation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Box {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....private Object object;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void set(Object object) { this.object = object; }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Object get() { return object; }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</w:comment>
  <w:comment w:author="Kamui" w:id="9" w:date="2022-01-28T17:00:36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văzută (unde?) și făcuta de profă la seminar</w:t>
      </w:r>
    </w:p>
  </w:comment>
  <w:comment w:author="Kamui" w:id="14" w:date="2022-01-29T12:18:26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Box&lt;T&gt; {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....// T stands for "Type"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....private T 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void set(T t) { this.t = t; }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....public T get() { return t; 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</w:comment>
  <w:comment w:author="Kamui" w:id="0" w:date="2022-01-28T21:15:32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 p23</w:t>
      </w:r>
    </w:p>
  </w:comment>
  <w:comment w:author="Kamui" w:id="17" w:date="2022-01-29T17:52:07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 p26</w:t>
      </w:r>
    </w:p>
  </w:comment>
  <w:comment w:author="Kamui" w:id="10" w:date="2022-01-30T12:43:08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27-Jan-2022 included</w:t>
      </w:r>
    </w:p>
  </w:comment>
  <w:comment w:author="Kamui" w:id="7" w:date="2022-01-29T12:06:25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the Generics H1 for details</w:t>
      </w:r>
    </w:p>
  </w:comment>
  <w:comment w:author="Kamui" w:id="6" w:date="2022-02-17T09:41:51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theoreticP2 = Arrays.asList(1, 2, 3, 4, 5, 6, 7, 8, 9, 10, 11, 12, 13, 14, 15).stream()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.filter(e -&gt; e % 5 == 0 || e % 2 == 0)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.map(e -&gt; "N" + e + "R")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.reduce("", (acc, e) -&gt; acc + e);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System.out.println(theoreticP2);</w:t>
      </w:r>
    </w:p>
  </w:comment>
  <w:comment w:author="Kamui" w:id="4" w:date="2022-01-28T19:39:42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 l7 p38 says that A monitor is a collection of code (critical section) associated with an object (lock). This is the usage of the monitor concept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drive/u/0/folders/1vcNaTCv0ZJUYU5ejg3yVYits8hVRt5Zw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